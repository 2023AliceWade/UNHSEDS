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AFBDD8" w14:textId="77777777" w:rsidR="005940F9" w:rsidRPr="005940F9" w:rsidRDefault="005940F9" w:rsidP="005940F9">
      <w:pPr>
        <w:spacing w:before="240" w:after="240"/>
        <w:jc w:val="center"/>
        <w:rPr>
          <w:rFonts w:ascii="-webkit-standard" w:eastAsia="Times New Roman" w:hAnsi="-webkit-standard" w:cs="Times New Roman"/>
          <w:color w:val="000000"/>
        </w:rPr>
      </w:pPr>
      <w:r w:rsidRPr="005940F9">
        <w:rPr>
          <w:rFonts w:ascii="Arial" w:eastAsia="Times New Roman" w:hAnsi="Arial" w:cs="Arial"/>
          <w:b/>
          <w:bCs/>
          <w:color w:val="000000"/>
          <w:sz w:val="28"/>
          <w:szCs w:val="28"/>
        </w:rPr>
        <w:t>ME 755 Senior Design</w:t>
      </w:r>
    </w:p>
    <w:p w14:paraId="0412D52C" w14:textId="77777777" w:rsidR="005940F9" w:rsidRPr="005940F9" w:rsidRDefault="005940F9" w:rsidP="005940F9">
      <w:pPr>
        <w:spacing w:before="240" w:after="240"/>
        <w:jc w:val="center"/>
        <w:rPr>
          <w:rFonts w:ascii="-webkit-standard" w:eastAsia="Times New Roman" w:hAnsi="-webkit-standard" w:cs="Times New Roman"/>
          <w:color w:val="000000"/>
        </w:rPr>
      </w:pPr>
      <w:r w:rsidRPr="005940F9">
        <w:rPr>
          <w:rFonts w:ascii="Arial" w:eastAsia="Times New Roman" w:hAnsi="Arial" w:cs="Arial"/>
          <w:b/>
          <w:bCs/>
          <w:color w:val="000000"/>
          <w:sz w:val="28"/>
          <w:szCs w:val="28"/>
        </w:rPr>
        <w:t>Fall 2019</w:t>
      </w:r>
    </w:p>
    <w:p w14:paraId="6188BA52" w14:textId="77777777" w:rsidR="005940F9" w:rsidRPr="005940F9" w:rsidRDefault="005940F9" w:rsidP="005940F9">
      <w:pPr>
        <w:spacing w:before="240" w:after="240"/>
        <w:jc w:val="center"/>
        <w:rPr>
          <w:rFonts w:ascii="-webkit-standard" w:eastAsia="Times New Roman" w:hAnsi="-webkit-standard" w:cs="Times New Roman"/>
          <w:color w:val="000000"/>
        </w:rPr>
      </w:pPr>
      <w:r w:rsidRPr="005940F9">
        <w:rPr>
          <w:rFonts w:ascii="Arial" w:eastAsia="Times New Roman" w:hAnsi="Arial" w:cs="Arial"/>
          <w:b/>
          <w:bCs/>
          <w:color w:val="000000"/>
          <w:sz w:val="28"/>
          <w:szCs w:val="28"/>
        </w:rPr>
        <w:t>Project/Research Statement and Design/Research Criteria</w:t>
      </w:r>
    </w:p>
    <w:p w14:paraId="5560C49D" w14:textId="77777777" w:rsidR="005940F9" w:rsidRPr="005940F9" w:rsidRDefault="005940F9" w:rsidP="005940F9">
      <w:pPr>
        <w:spacing w:before="240" w:after="240"/>
        <w:jc w:val="center"/>
        <w:rPr>
          <w:rFonts w:ascii="-webkit-standard" w:eastAsia="Times New Roman" w:hAnsi="-webkit-standard" w:cs="Times New Roman"/>
          <w:color w:val="000000"/>
        </w:rPr>
      </w:pPr>
      <w:r w:rsidRPr="005940F9">
        <w:rPr>
          <w:rFonts w:ascii="Arial" w:eastAsia="Times New Roman" w:hAnsi="Arial" w:cs="Arial"/>
          <w:b/>
          <w:bCs/>
          <w:color w:val="000000"/>
          <w:sz w:val="28"/>
          <w:szCs w:val="28"/>
        </w:rPr>
        <w:t xml:space="preserve">Team </w:t>
      </w:r>
      <w:r w:rsidRPr="005940F9">
        <w:rPr>
          <w:rFonts w:ascii="Arial" w:eastAsia="Times New Roman" w:hAnsi="Arial" w:cs="Arial"/>
          <w:b/>
          <w:bCs/>
          <w:color w:val="000000"/>
          <w:sz w:val="28"/>
          <w:szCs w:val="28"/>
          <w:shd w:val="clear" w:color="auto" w:fill="FFFFFF"/>
        </w:rPr>
        <w:t>#3</w:t>
      </w:r>
      <w:r w:rsidRPr="005940F9">
        <w:rPr>
          <w:rFonts w:ascii="Arial" w:eastAsia="Times New Roman" w:hAnsi="Arial" w:cs="Arial"/>
          <w:b/>
          <w:bCs/>
          <w:color w:val="000000"/>
          <w:sz w:val="28"/>
          <w:szCs w:val="28"/>
          <w:shd w:val="clear" w:color="auto" w:fill="FFFFFF"/>
        </w:rPr>
        <w:br/>
      </w:r>
      <w:r w:rsidRPr="005940F9">
        <w:rPr>
          <w:rFonts w:ascii="Arial" w:eastAsia="Times New Roman" w:hAnsi="Arial" w:cs="Arial"/>
          <w:b/>
          <w:bCs/>
          <w:color w:val="000000"/>
          <w:sz w:val="28"/>
          <w:szCs w:val="28"/>
          <w:shd w:val="clear" w:color="auto" w:fill="FFFFFF"/>
        </w:rPr>
        <w:br/>
      </w:r>
    </w:p>
    <w:p w14:paraId="7C63994B" w14:textId="77777777" w:rsidR="005940F9" w:rsidRPr="005940F9" w:rsidRDefault="005940F9" w:rsidP="005940F9">
      <w:pPr>
        <w:spacing w:before="240" w:after="240"/>
        <w:jc w:val="both"/>
        <w:rPr>
          <w:rFonts w:ascii="Arial" w:eastAsia="Times New Roman" w:hAnsi="Arial" w:cs="Arial"/>
          <w:color w:val="000000"/>
          <w:sz w:val="22"/>
          <w:szCs w:val="22"/>
        </w:rPr>
      </w:pPr>
      <w:r w:rsidRPr="005940F9">
        <w:rPr>
          <w:rFonts w:ascii="Arial" w:eastAsia="Times New Roman" w:hAnsi="Arial" w:cs="Arial"/>
          <w:b/>
          <w:bCs/>
          <w:color w:val="000000"/>
          <w:sz w:val="22"/>
          <w:szCs w:val="22"/>
        </w:rPr>
        <w:t xml:space="preserve">Project Name     </w:t>
      </w:r>
      <w:r w:rsidRPr="005940F9">
        <w:rPr>
          <w:rFonts w:ascii="Arial" w:eastAsia="Times New Roman" w:hAnsi="Arial" w:cs="Arial"/>
          <w:b/>
          <w:bCs/>
          <w:color w:val="000000"/>
          <w:sz w:val="22"/>
          <w:szCs w:val="22"/>
        </w:rPr>
        <w:tab/>
      </w:r>
    </w:p>
    <w:p w14:paraId="13FCBF6B" w14:textId="77777777" w:rsidR="005940F9" w:rsidRPr="005940F9" w:rsidRDefault="005940F9" w:rsidP="005940F9">
      <w:pPr>
        <w:spacing w:before="240" w:after="240"/>
        <w:jc w:val="both"/>
        <w:rPr>
          <w:rFonts w:ascii="Arial" w:eastAsia="Times New Roman" w:hAnsi="Arial" w:cs="Arial"/>
          <w:color w:val="000000"/>
          <w:sz w:val="22"/>
          <w:szCs w:val="22"/>
        </w:rPr>
      </w:pPr>
      <w:r w:rsidRPr="005940F9">
        <w:rPr>
          <w:rFonts w:ascii="Arial" w:eastAsia="Times New Roman" w:hAnsi="Arial" w:cs="Arial"/>
          <w:color w:val="000000"/>
          <w:sz w:val="22"/>
          <w:szCs w:val="22"/>
        </w:rPr>
        <w:t>The Development of a Hybrid Rocket</w:t>
      </w:r>
    </w:p>
    <w:p w14:paraId="6248385F" w14:textId="77777777" w:rsidR="005940F9" w:rsidRPr="005940F9" w:rsidRDefault="005940F9" w:rsidP="005940F9">
      <w:pPr>
        <w:spacing w:before="240" w:after="240"/>
        <w:jc w:val="both"/>
        <w:rPr>
          <w:rFonts w:ascii="Arial" w:eastAsia="Times New Roman" w:hAnsi="Arial" w:cs="Arial"/>
          <w:color w:val="000000"/>
          <w:sz w:val="22"/>
          <w:szCs w:val="22"/>
        </w:rPr>
      </w:pPr>
      <w:r w:rsidRPr="005940F9">
        <w:rPr>
          <w:rFonts w:ascii="Arial" w:eastAsia="Times New Roman" w:hAnsi="Arial" w:cs="Arial"/>
          <w:color w:val="000000"/>
          <w:sz w:val="22"/>
          <w:szCs w:val="22"/>
        </w:rPr>
        <w:t> </w:t>
      </w:r>
    </w:p>
    <w:p w14:paraId="07A77FD0" w14:textId="77777777" w:rsidR="005940F9" w:rsidRPr="005940F9" w:rsidRDefault="005940F9" w:rsidP="005940F9">
      <w:pPr>
        <w:spacing w:before="240" w:after="240"/>
        <w:jc w:val="both"/>
        <w:rPr>
          <w:rFonts w:ascii="Arial" w:eastAsia="Times New Roman" w:hAnsi="Arial" w:cs="Arial"/>
          <w:color w:val="000000"/>
          <w:sz w:val="22"/>
          <w:szCs w:val="22"/>
        </w:rPr>
      </w:pPr>
      <w:r w:rsidRPr="005940F9">
        <w:rPr>
          <w:rFonts w:ascii="Arial" w:eastAsia="Times New Roman" w:hAnsi="Arial" w:cs="Arial"/>
          <w:b/>
          <w:bCs/>
          <w:color w:val="000000"/>
          <w:sz w:val="22"/>
          <w:szCs w:val="22"/>
        </w:rPr>
        <w:t>Team Members:</w:t>
      </w:r>
    </w:p>
    <w:p w14:paraId="0C262B16" w14:textId="169303CB" w:rsidR="005940F9" w:rsidRPr="00ED6AF7" w:rsidRDefault="005940F9" w:rsidP="005940F9">
      <w:pPr>
        <w:spacing w:before="240" w:after="240"/>
        <w:jc w:val="both"/>
        <w:rPr>
          <w:rFonts w:ascii="Arial" w:eastAsia="Times New Roman" w:hAnsi="Arial" w:cs="Arial"/>
          <w:color w:val="000000"/>
          <w:sz w:val="22"/>
          <w:szCs w:val="22"/>
        </w:rPr>
      </w:pPr>
      <w:r w:rsidRPr="00ED6AF7">
        <w:rPr>
          <w:rFonts w:ascii="Arial" w:eastAsia="Times New Roman" w:hAnsi="Arial" w:cs="Arial"/>
          <w:color w:val="000000"/>
          <w:sz w:val="22"/>
          <w:szCs w:val="22"/>
        </w:rPr>
        <w:t>Silas Johnson (Operations Lead)</w:t>
      </w:r>
    </w:p>
    <w:p w14:paraId="210545BC" w14:textId="04BEE846" w:rsidR="005940F9" w:rsidRPr="00ED6AF7" w:rsidRDefault="005940F9" w:rsidP="005940F9">
      <w:pPr>
        <w:spacing w:before="240" w:after="240"/>
        <w:jc w:val="both"/>
        <w:rPr>
          <w:rFonts w:ascii="Arial" w:eastAsia="Times New Roman" w:hAnsi="Arial" w:cs="Arial"/>
          <w:color w:val="000000"/>
          <w:sz w:val="22"/>
          <w:szCs w:val="22"/>
        </w:rPr>
      </w:pPr>
      <w:r w:rsidRPr="00ED6AF7">
        <w:rPr>
          <w:rFonts w:ascii="Arial" w:eastAsia="Times New Roman" w:hAnsi="Arial" w:cs="Arial"/>
          <w:color w:val="000000"/>
          <w:sz w:val="22"/>
          <w:szCs w:val="22"/>
        </w:rPr>
        <w:t>Lucas Simmonds (Avionics Lead)</w:t>
      </w:r>
    </w:p>
    <w:p w14:paraId="2AE18A24" w14:textId="33148420" w:rsidR="005940F9" w:rsidRPr="00ED6AF7" w:rsidRDefault="005940F9" w:rsidP="005940F9">
      <w:pPr>
        <w:spacing w:before="240" w:after="240"/>
        <w:jc w:val="both"/>
        <w:rPr>
          <w:rFonts w:ascii="Arial" w:eastAsia="Times New Roman" w:hAnsi="Arial" w:cs="Arial"/>
          <w:color w:val="000000"/>
          <w:sz w:val="22"/>
          <w:szCs w:val="22"/>
        </w:rPr>
      </w:pPr>
      <w:r w:rsidRPr="00ED6AF7">
        <w:rPr>
          <w:rFonts w:ascii="Arial" w:eastAsia="Times New Roman" w:hAnsi="Arial" w:cs="Arial"/>
          <w:color w:val="000000"/>
          <w:sz w:val="22"/>
          <w:szCs w:val="22"/>
        </w:rPr>
        <w:t xml:space="preserve">Zach </w:t>
      </w:r>
      <w:proofErr w:type="spellStart"/>
      <w:r w:rsidRPr="00ED6AF7">
        <w:rPr>
          <w:rFonts w:ascii="Arial" w:eastAsia="Times New Roman" w:hAnsi="Arial" w:cs="Arial"/>
          <w:color w:val="000000"/>
          <w:sz w:val="22"/>
          <w:szCs w:val="22"/>
        </w:rPr>
        <w:t>Raboin</w:t>
      </w:r>
      <w:proofErr w:type="spellEnd"/>
      <w:r w:rsidRPr="00ED6AF7">
        <w:rPr>
          <w:rFonts w:ascii="Arial" w:eastAsia="Times New Roman" w:hAnsi="Arial" w:cs="Arial"/>
          <w:color w:val="000000"/>
          <w:sz w:val="22"/>
          <w:szCs w:val="22"/>
        </w:rPr>
        <w:t xml:space="preserve"> (Propulsion Lead)</w:t>
      </w:r>
    </w:p>
    <w:p w14:paraId="3E969751" w14:textId="351D7B92" w:rsidR="005940F9" w:rsidRPr="00ED6AF7" w:rsidRDefault="005940F9" w:rsidP="005940F9">
      <w:pPr>
        <w:spacing w:before="240" w:after="240"/>
        <w:jc w:val="both"/>
        <w:rPr>
          <w:rFonts w:ascii="Arial" w:eastAsia="Times New Roman" w:hAnsi="Arial" w:cs="Arial"/>
          <w:color w:val="000000"/>
          <w:sz w:val="22"/>
          <w:szCs w:val="22"/>
        </w:rPr>
      </w:pPr>
      <w:r w:rsidRPr="00ED6AF7">
        <w:rPr>
          <w:rFonts w:ascii="Arial" w:eastAsia="Times New Roman" w:hAnsi="Arial" w:cs="Arial"/>
          <w:color w:val="000000"/>
          <w:sz w:val="22"/>
          <w:szCs w:val="22"/>
        </w:rPr>
        <w:t xml:space="preserve">Charlie </w:t>
      </w:r>
      <w:proofErr w:type="spellStart"/>
      <w:r w:rsidRPr="00ED6AF7">
        <w:rPr>
          <w:rFonts w:ascii="Arial" w:eastAsia="Times New Roman" w:hAnsi="Arial" w:cs="Arial"/>
          <w:color w:val="000000"/>
          <w:sz w:val="22"/>
          <w:szCs w:val="22"/>
        </w:rPr>
        <w:t>Nitschelm</w:t>
      </w:r>
      <w:proofErr w:type="spellEnd"/>
      <w:r w:rsidRPr="00ED6AF7">
        <w:rPr>
          <w:rFonts w:ascii="Arial" w:eastAsia="Times New Roman" w:hAnsi="Arial" w:cs="Arial"/>
          <w:color w:val="000000"/>
          <w:sz w:val="22"/>
          <w:szCs w:val="22"/>
        </w:rPr>
        <w:t xml:space="preserve"> (Propulsion)</w:t>
      </w:r>
    </w:p>
    <w:p w14:paraId="471A4F81" w14:textId="063AF4C7" w:rsidR="005940F9" w:rsidRPr="00ED6AF7" w:rsidRDefault="005940F9" w:rsidP="005940F9">
      <w:pPr>
        <w:spacing w:before="240" w:after="240"/>
        <w:jc w:val="both"/>
        <w:rPr>
          <w:rFonts w:ascii="Arial" w:eastAsia="Times New Roman" w:hAnsi="Arial" w:cs="Arial"/>
          <w:color w:val="000000"/>
          <w:sz w:val="22"/>
          <w:szCs w:val="22"/>
        </w:rPr>
      </w:pPr>
      <w:r w:rsidRPr="00ED6AF7">
        <w:rPr>
          <w:rFonts w:ascii="Arial" w:eastAsia="Times New Roman" w:hAnsi="Arial" w:cs="Arial"/>
          <w:color w:val="000000"/>
          <w:sz w:val="22"/>
          <w:szCs w:val="22"/>
        </w:rPr>
        <w:t xml:space="preserve">Carly </w:t>
      </w:r>
      <w:proofErr w:type="spellStart"/>
      <w:r w:rsidRPr="00ED6AF7">
        <w:rPr>
          <w:rFonts w:ascii="Arial" w:eastAsia="Times New Roman" w:hAnsi="Arial" w:cs="Arial"/>
          <w:color w:val="000000"/>
          <w:sz w:val="22"/>
          <w:szCs w:val="22"/>
        </w:rPr>
        <w:t>Benik</w:t>
      </w:r>
      <w:proofErr w:type="spellEnd"/>
      <w:r w:rsidRPr="00ED6AF7">
        <w:rPr>
          <w:rFonts w:ascii="Arial" w:eastAsia="Times New Roman" w:hAnsi="Arial" w:cs="Arial"/>
          <w:color w:val="000000"/>
          <w:sz w:val="22"/>
          <w:szCs w:val="22"/>
        </w:rPr>
        <w:t xml:space="preserve"> (Avionics)</w:t>
      </w:r>
    </w:p>
    <w:p w14:paraId="1ECD1BFC" w14:textId="19BCD165" w:rsidR="005940F9" w:rsidRPr="00ED6AF7" w:rsidRDefault="005940F9" w:rsidP="005940F9">
      <w:pPr>
        <w:spacing w:before="240" w:after="240"/>
        <w:jc w:val="both"/>
        <w:rPr>
          <w:rFonts w:ascii="Arial" w:eastAsia="Times New Roman" w:hAnsi="Arial" w:cs="Arial"/>
          <w:color w:val="000000"/>
          <w:sz w:val="22"/>
          <w:szCs w:val="22"/>
        </w:rPr>
      </w:pPr>
      <w:r w:rsidRPr="00ED6AF7">
        <w:rPr>
          <w:rFonts w:ascii="Arial" w:eastAsia="Times New Roman" w:hAnsi="Arial" w:cs="Arial"/>
          <w:color w:val="000000"/>
          <w:sz w:val="22"/>
          <w:szCs w:val="22"/>
        </w:rPr>
        <w:t xml:space="preserve">Darren </w:t>
      </w:r>
      <w:proofErr w:type="spellStart"/>
      <w:r w:rsidRPr="00ED6AF7">
        <w:rPr>
          <w:rFonts w:ascii="Arial" w:eastAsia="Times New Roman" w:hAnsi="Arial" w:cs="Arial"/>
          <w:color w:val="000000"/>
          <w:sz w:val="22"/>
          <w:szCs w:val="22"/>
        </w:rPr>
        <w:t>Otten</w:t>
      </w:r>
      <w:proofErr w:type="spellEnd"/>
      <w:r w:rsidRPr="00ED6AF7">
        <w:rPr>
          <w:rFonts w:ascii="Arial" w:eastAsia="Times New Roman" w:hAnsi="Arial" w:cs="Arial"/>
          <w:color w:val="000000"/>
          <w:sz w:val="22"/>
          <w:szCs w:val="22"/>
        </w:rPr>
        <w:t xml:space="preserve"> (Frame)</w:t>
      </w:r>
    </w:p>
    <w:p w14:paraId="7BB9E21C" w14:textId="771E8322" w:rsidR="005940F9" w:rsidRPr="00ED6AF7" w:rsidRDefault="005940F9" w:rsidP="005940F9">
      <w:pPr>
        <w:spacing w:before="240" w:after="240"/>
        <w:jc w:val="both"/>
        <w:rPr>
          <w:rFonts w:ascii="Arial" w:eastAsia="Times New Roman" w:hAnsi="Arial" w:cs="Arial"/>
          <w:color w:val="000000"/>
          <w:sz w:val="22"/>
          <w:szCs w:val="22"/>
        </w:rPr>
      </w:pPr>
      <w:r w:rsidRPr="00ED6AF7">
        <w:rPr>
          <w:rFonts w:ascii="Arial" w:eastAsia="Times New Roman" w:hAnsi="Arial" w:cs="Arial"/>
          <w:color w:val="000000"/>
          <w:sz w:val="22"/>
          <w:szCs w:val="22"/>
        </w:rPr>
        <w:t>Nathan Gunter (Frame)</w:t>
      </w:r>
    </w:p>
    <w:p w14:paraId="68999A92" w14:textId="77777777" w:rsidR="005940F9" w:rsidRPr="005940F9" w:rsidRDefault="005940F9" w:rsidP="005940F9">
      <w:pPr>
        <w:spacing w:before="240" w:after="240"/>
        <w:jc w:val="both"/>
        <w:rPr>
          <w:rFonts w:ascii="Arial" w:eastAsia="Times New Roman" w:hAnsi="Arial" w:cs="Arial"/>
          <w:color w:val="000000"/>
          <w:sz w:val="22"/>
          <w:szCs w:val="22"/>
        </w:rPr>
      </w:pPr>
    </w:p>
    <w:p w14:paraId="774BB299" w14:textId="4E822C55" w:rsidR="005940F9" w:rsidRPr="00ED6AF7" w:rsidRDefault="005940F9" w:rsidP="005940F9">
      <w:pPr>
        <w:spacing w:before="240" w:after="240"/>
        <w:jc w:val="both"/>
        <w:rPr>
          <w:rFonts w:ascii="Arial" w:eastAsia="Times New Roman" w:hAnsi="Arial" w:cs="Arial"/>
          <w:b/>
          <w:bCs/>
          <w:color w:val="000000"/>
          <w:sz w:val="22"/>
          <w:szCs w:val="22"/>
        </w:rPr>
      </w:pPr>
      <w:r w:rsidRPr="005940F9">
        <w:rPr>
          <w:rFonts w:ascii="Arial" w:eastAsia="Times New Roman" w:hAnsi="Arial" w:cs="Arial"/>
          <w:b/>
          <w:bCs/>
          <w:color w:val="000000"/>
          <w:sz w:val="22"/>
          <w:szCs w:val="22"/>
        </w:rPr>
        <w:t>Project Sponsor</w:t>
      </w:r>
    </w:p>
    <w:p w14:paraId="72EB9EEE" w14:textId="0D7C5A47" w:rsidR="005940F9" w:rsidRPr="00ED6AF7" w:rsidRDefault="005940F9" w:rsidP="005940F9">
      <w:pPr>
        <w:spacing w:before="240" w:after="240"/>
        <w:jc w:val="both"/>
        <w:rPr>
          <w:rFonts w:ascii="Arial" w:eastAsia="Times New Roman" w:hAnsi="Arial" w:cs="Arial"/>
          <w:color w:val="000000"/>
          <w:sz w:val="22"/>
          <w:szCs w:val="22"/>
        </w:rPr>
      </w:pPr>
      <w:r w:rsidRPr="00ED6AF7">
        <w:rPr>
          <w:rFonts w:ascii="Arial" w:eastAsia="Times New Roman" w:hAnsi="Arial" w:cs="Arial"/>
          <w:color w:val="000000"/>
          <w:sz w:val="22"/>
          <w:szCs w:val="22"/>
        </w:rPr>
        <w:t>Contact name: Todd Gross</w:t>
      </w:r>
    </w:p>
    <w:p w14:paraId="76A01C99" w14:textId="0D3473F3" w:rsidR="005940F9" w:rsidRPr="00ED6AF7" w:rsidRDefault="005940F9" w:rsidP="005940F9">
      <w:pPr>
        <w:spacing w:before="240" w:after="240"/>
        <w:jc w:val="both"/>
        <w:rPr>
          <w:rFonts w:ascii="Arial" w:eastAsia="Times New Roman" w:hAnsi="Arial" w:cs="Arial"/>
          <w:color w:val="000000"/>
          <w:sz w:val="22"/>
          <w:szCs w:val="22"/>
        </w:rPr>
      </w:pPr>
      <w:r w:rsidRPr="00ED6AF7">
        <w:rPr>
          <w:rFonts w:ascii="Arial" w:eastAsia="Times New Roman" w:hAnsi="Arial" w:cs="Arial"/>
          <w:color w:val="000000"/>
          <w:sz w:val="22"/>
          <w:szCs w:val="22"/>
        </w:rPr>
        <w:t xml:space="preserve">Contact email: </w:t>
      </w:r>
      <w:hyperlink r:id="rId6" w:history="1">
        <w:r w:rsidRPr="00ED6AF7">
          <w:rPr>
            <w:rStyle w:val="Hyperlink"/>
            <w:rFonts w:ascii="Arial" w:eastAsia="Times New Roman" w:hAnsi="Arial" w:cs="Arial"/>
            <w:sz w:val="22"/>
            <w:szCs w:val="22"/>
          </w:rPr>
          <w:t>Todd.Gross@unh.edu</w:t>
        </w:r>
      </w:hyperlink>
    </w:p>
    <w:p w14:paraId="310D7876" w14:textId="4AB13832" w:rsidR="005940F9" w:rsidRDefault="005940F9" w:rsidP="005940F9">
      <w:pPr>
        <w:spacing w:before="240" w:after="240"/>
        <w:jc w:val="both"/>
        <w:rPr>
          <w:ins w:id="0" w:author="Johnson, Silas G" w:date="2020-01-31T13:25:00Z"/>
          <w:rFonts w:ascii="Arial" w:eastAsia="Times New Roman" w:hAnsi="Arial" w:cs="Arial"/>
          <w:color w:val="000000"/>
          <w:sz w:val="22"/>
          <w:szCs w:val="22"/>
        </w:rPr>
      </w:pPr>
      <w:r w:rsidRPr="00ED6AF7">
        <w:rPr>
          <w:rFonts w:ascii="Arial" w:eastAsia="Times New Roman" w:hAnsi="Arial" w:cs="Arial"/>
          <w:color w:val="000000"/>
          <w:sz w:val="22"/>
          <w:szCs w:val="22"/>
        </w:rPr>
        <w:t>Company name: UNH</w:t>
      </w:r>
    </w:p>
    <w:p w14:paraId="0BC5BE51" w14:textId="77777777" w:rsidR="003A5991" w:rsidRPr="005940F9" w:rsidRDefault="003A5991" w:rsidP="005940F9">
      <w:pPr>
        <w:spacing w:before="240" w:after="240"/>
        <w:jc w:val="both"/>
        <w:rPr>
          <w:rFonts w:ascii="Arial" w:eastAsia="Times New Roman" w:hAnsi="Arial" w:cs="Arial"/>
          <w:color w:val="000000"/>
          <w:sz w:val="22"/>
          <w:szCs w:val="22"/>
        </w:rPr>
      </w:pPr>
    </w:p>
    <w:p w14:paraId="077AD307" w14:textId="77777777" w:rsidR="005940F9" w:rsidRPr="005940F9" w:rsidRDefault="005940F9" w:rsidP="005940F9">
      <w:pPr>
        <w:spacing w:before="240" w:after="240"/>
        <w:jc w:val="both"/>
        <w:rPr>
          <w:rFonts w:ascii="Arial" w:eastAsia="Times New Roman" w:hAnsi="Arial" w:cs="Arial"/>
          <w:color w:val="000000"/>
          <w:sz w:val="22"/>
          <w:szCs w:val="22"/>
        </w:rPr>
      </w:pPr>
      <w:r w:rsidRPr="005940F9">
        <w:rPr>
          <w:rFonts w:ascii="Arial" w:eastAsia="Times New Roman" w:hAnsi="Arial" w:cs="Arial"/>
          <w:b/>
          <w:bCs/>
          <w:color w:val="000000"/>
          <w:sz w:val="22"/>
          <w:szCs w:val="22"/>
        </w:rPr>
        <w:t>Faculty Advisor</w:t>
      </w:r>
    </w:p>
    <w:p w14:paraId="0DFE63E0" w14:textId="77777777" w:rsidR="005940F9" w:rsidRPr="005940F9" w:rsidRDefault="005940F9" w:rsidP="005940F9">
      <w:pPr>
        <w:spacing w:before="240" w:after="240"/>
        <w:jc w:val="both"/>
        <w:rPr>
          <w:rFonts w:ascii="Arial" w:eastAsia="Times New Roman" w:hAnsi="Arial" w:cs="Arial"/>
          <w:color w:val="000000"/>
          <w:sz w:val="22"/>
          <w:szCs w:val="22"/>
        </w:rPr>
      </w:pPr>
      <w:r w:rsidRPr="005940F9">
        <w:rPr>
          <w:rFonts w:ascii="Arial" w:eastAsia="Times New Roman" w:hAnsi="Arial" w:cs="Arial"/>
          <w:color w:val="000000"/>
          <w:sz w:val="22"/>
          <w:szCs w:val="22"/>
        </w:rPr>
        <w:t>Todd Gross</w:t>
      </w:r>
    </w:p>
    <w:p w14:paraId="734A41EB" w14:textId="77777777" w:rsidR="005940F9" w:rsidRPr="005940F9" w:rsidRDefault="005940F9" w:rsidP="005940F9">
      <w:pPr>
        <w:spacing w:before="240" w:after="240"/>
        <w:jc w:val="both"/>
        <w:rPr>
          <w:rFonts w:ascii="Arial" w:eastAsia="Times New Roman" w:hAnsi="Arial" w:cs="Arial"/>
          <w:color w:val="000000"/>
          <w:sz w:val="22"/>
          <w:szCs w:val="22"/>
        </w:rPr>
      </w:pPr>
      <w:r w:rsidRPr="005940F9">
        <w:rPr>
          <w:rFonts w:ascii="Arial" w:eastAsia="Times New Roman" w:hAnsi="Arial" w:cs="Arial"/>
          <w:color w:val="000000"/>
          <w:sz w:val="22"/>
          <w:szCs w:val="22"/>
        </w:rPr>
        <w:t> </w:t>
      </w:r>
    </w:p>
    <w:p w14:paraId="02CFC165" w14:textId="77777777" w:rsidR="005940F9" w:rsidRPr="005940F9" w:rsidRDefault="005940F9" w:rsidP="005940F9">
      <w:pPr>
        <w:spacing w:after="240"/>
        <w:rPr>
          <w:rFonts w:ascii="Arial" w:eastAsia="Times New Roman" w:hAnsi="Arial" w:cs="Arial"/>
          <w:color w:val="000000"/>
          <w:sz w:val="22"/>
          <w:szCs w:val="22"/>
        </w:rPr>
      </w:pPr>
    </w:p>
    <w:p w14:paraId="773AFE41" w14:textId="35F7532D" w:rsidR="005940F9" w:rsidRPr="005940F9" w:rsidRDefault="005940F9" w:rsidP="005940F9">
      <w:pPr>
        <w:spacing w:before="240" w:after="240"/>
        <w:jc w:val="both"/>
        <w:rPr>
          <w:rFonts w:ascii="-webkit-standard" w:eastAsia="Times New Roman" w:hAnsi="-webkit-standard" w:cs="Times New Roman"/>
          <w:color w:val="000000"/>
        </w:rPr>
      </w:pPr>
      <w:r w:rsidRPr="005940F9">
        <w:rPr>
          <w:rFonts w:ascii="Arial" w:eastAsia="Times New Roman" w:hAnsi="Arial" w:cs="Arial"/>
          <w:b/>
          <w:bCs/>
          <w:color w:val="000000"/>
          <w:sz w:val="22"/>
          <w:szCs w:val="22"/>
        </w:rPr>
        <w:t xml:space="preserve">Project Statement: </w:t>
      </w:r>
      <w:r w:rsidRPr="005940F9">
        <w:rPr>
          <w:rFonts w:ascii="Arial" w:eastAsia="Times New Roman" w:hAnsi="Arial" w:cs="Arial"/>
          <w:color w:val="000000"/>
          <w:sz w:val="22"/>
          <w:szCs w:val="22"/>
        </w:rPr>
        <w:t xml:space="preserve">The goal of this year’s project is to design, manufacture and fly a hybrid rocket to 10,000 feet as part of the Spaceport America Cup in June 2020. The ME team members will be primarily responsible for the development of the propulsion module (Runaway), the structural frame, </w:t>
      </w:r>
      <w:del w:id="1" w:author="Johnson, Silas G" w:date="2020-01-31T13:06:00Z">
        <w:r w:rsidR="00ED6AF7" w:rsidDel="00ED6AF7">
          <w:rPr>
            <w:rFonts w:ascii="Arial" w:eastAsia="Times New Roman" w:hAnsi="Arial" w:cs="Arial"/>
            <w:color w:val="000000"/>
            <w:sz w:val="22"/>
            <w:szCs w:val="22"/>
          </w:rPr>
          <w:delText xml:space="preserve">composite </w:delText>
        </w:r>
      </w:del>
      <w:r w:rsidRPr="005940F9">
        <w:rPr>
          <w:rFonts w:ascii="Arial" w:eastAsia="Times New Roman" w:hAnsi="Arial" w:cs="Arial"/>
          <w:color w:val="000000"/>
          <w:sz w:val="22"/>
          <w:szCs w:val="22"/>
        </w:rPr>
        <w:t xml:space="preserve">airframe, and the mechanical side of recovery/payload. The main engineering objectives </w:t>
      </w:r>
      <w:del w:id="2" w:author="Johnson, Silas G" w:date="2020-01-31T13:08:00Z">
        <w:r w:rsidRPr="005940F9" w:rsidDel="00ED6AF7">
          <w:rPr>
            <w:rFonts w:ascii="Arial" w:eastAsia="Times New Roman" w:hAnsi="Arial" w:cs="Arial"/>
            <w:color w:val="000000"/>
            <w:sz w:val="22"/>
            <w:szCs w:val="22"/>
          </w:rPr>
          <w:delText>include:</w:delText>
        </w:r>
      </w:del>
      <w:ins w:id="3" w:author="Johnson, Silas G" w:date="2020-01-31T13:08:00Z">
        <w:r w:rsidR="00ED6AF7" w:rsidRPr="005940F9">
          <w:rPr>
            <w:rFonts w:ascii="Arial" w:eastAsia="Times New Roman" w:hAnsi="Arial" w:cs="Arial"/>
            <w:color w:val="000000"/>
            <w:sz w:val="22"/>
            <w:szCs w:val="22"/>
          </w:rPr>
          <w:t>include</w:t>
        </w:r>
      </w:ins>
      <w:r w:rsidRPr="005940F9">
        <w:rPr>
          <w:rFonts w:ascii="Arial" w:eastAsia="Times New Roman" w:hAnsi="Arial" w:cs="Arial"/>
          <w:color w:val="000000"/>
          <w:sz w:val="22"/>
          <w:szCs w:val="22"/>
        </w:rPr>
        <w:t xml:space="preserve"> achieve an apogee as close to 10,000 feet as possible, </w:t>
      </w:r>
      <w:del w:id="4" w:author="Johnson, Silas G" w:date="2020-01-31T13:09:00Z">
        <w:r w:rsidRPr="005940F9" w:rsidDel="00ED6AF7">
          <w:rPr>
            <w:rFonts w:ascii="Arial" w:eastAsia="Times New Roman" w:hAnsi="Arial" w:cs="Arial"/>
            <w:color w:val="000000"/>
            <w:sz w:val="22"/>
            <w:szCs w:val="22"/>
          </w:rPr>
          <w:delText>successful deployment and landing of a research payload</w:delText>
        </w:r>
      </w:del>
      <w:ins w:id="5" w:author="Johnson, Silas G" w:date="2020-01-31T13:09:00Z">
        <w:r w:rsidR="00ED6AF7">
          <w:rPr>
            <w:rFonts w:ascii="Arial" w:eastAsia="Times New Roman" w:hAnsi="Arial" w:cs="Arial"/>
            <w:color w:val="000000"/>
            <w:sz w:val="22"/>
            <w:szCs w:val="22"/>
          </w:rPr>
          <w:t>use of a simple research payload</w:t>
        </w:r>
      </w:ins>
      <w:r w:rsidRPr="005940F9">
        <w:rPr>
          <w:rFonts w:ascii="Arial" w:eastAsia="Times New Roman" w:hAnsi="Arial" w:cs="Arial"/>
          <w:color w:val="000000"/>
          <w:sz w:val="22"/>
          <w:szCs w:val="22"/>
        </w:rPr>
        <w:t>, full rocket recovery by dual deployment parachute strategies and live GPS tracking. The breakdown of the engineering team (consists of ME, EE, CS and PE) is detailed below in the graphics.</w:t>
      </w:r>
    </w:p>
    <w:p w14:paraId="2D38F728" w14:textId="5B1A1512" w:rsidR="005940F9" w:rsidRPr="005940F9" w:rsidRDefault="005940F9" w:rsidP="005940F9">
      <w:pPr>
        <w:spacing w:before="240" w:after="240" w:line="480" w:lineRule="auto"/>
        <w:jc w:val="center"/>
        <w:rPr>
          <w:rFonts w:ascii="-webkit-standard" w:eastAsia="Times New Roman" w:hAnsi="-webkit-standard" w:cs="Times New Roman"/>
          <w:color w:val="000000"/>
        </w:rPr>
      </w:pPr>
      <w:del w:id="6" w:author="Johnson, Silas G" w:date="2020-01-31T13:14:00Z">
        <w:r w:rsidRPr="005940F9" w:rsidDel="00D82345">
          <w:rPr>
            <w:rFonts w:ascii="Arial" w:eastAsia="Times New Roman" w:hAnsi="Arial" w:cs="Arial"/>
            <w:b/>
            <w:bCs/>
            <w:color w:val="000000"/>
            <w:sz w:val="22"/>
            <w:szCs w:val="22"/>
            <w:bdr w:val="none" w:sz="0" w:space="0" w:color="auto" w:frame="1"/>
          </w:rPr>
          <w:fldChar w:fldCharType="begin"/>
        </w:r>
        <w:r w:rsidRPr="005940F9" w:rsidDel="00D82345">
          <w:rPr>
            <w:rFonts w:ascii="Arial" w:eastAsia="Times New Roman" w:hAnsi="Arial" w:cs="Arial"/>
            <w:b/>
            <w:bCs/>
            <w:color w:val="000000"/>
            <w:sz w:val="22"/>
            <w:szCs w:val="22"/>
            <w:bdr w:val="none" w:sz="0" w:space="0" w:color="auto" w:frame="1"/>
          </w:rPr>
          <w:delInstrText xml:space="preserve"> INCLUDEPICTURE "https://lh3.googleusercontent.com/Dv4wE-ifFJbNizwuy0shVSlAGDIk534JwJp0V3UFioFMuwHvG6JjKX8QZtJC7vj7hXn8tV9zJsSE-9RKrWuKWe5TO2XrEc12oFV7V8PhxXCOuU3oJ0t-1zAjBmucWfAx1z4ZXPqt" \* MERGEFORMATINET </w:delInstrText>
        </w:r>
        <w:r w:rsidRPr="005940F9" w:rsidDel="00D82345">
          <w:rPr>
            <w:rFonts w:ascii="Arial" w:eastAsia="Times New Roman" w:hAnsi="Arial" w:cs="Arial"/>
            <w:b/>
            <w:bCs/>
            <w:color w:val="000000"/>
            <w:sz w:val="22"/>
            <w:szCs w:val="22"/>
            <w:bdr w:val="none" w:sz="0" w:space="0" w:color="auto" w:frame="1"/>
          </w:rPr>
          <w:fldChar w:fldCharType="separate"/>
        </w:r>
        <w:r w:rsidRPr="005940F9" w:rsidDel="00D82345">
          <w:rPr>
            <w:rFonts w:ascii="Arial" w:eastAsia="Times New Roman" w:hAnsi="Arial" w:cs="Arial"/>
            <w:b/>
            <w:bCs/>
            <w:noProof/>
            <w:color w:val="000000"/>
            <w:sz w:val="22"/>
            <w:szCs w:val="22"/>
            <w:bdr w:val="none" w:sz="0" w:space="0" w:color="auto" w:frame="1"/>
          </w:rPr>
          <w:drawing>
            <wp:inline distT="0" distB="0" distL="0" distR="0" wp14:anchorId="2035E6FD" wp14:editId="44C84947">
              <wp:extent cx="5943600" cy="3331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31210"/>
                      </a:xfrm>
                      <a:prstGeom prst="rect">
                        <a:avLst/>
                      </a:prstGeom>
                      <a:noFill/>
                      <a:ln>
                        <a:noFill/>
                      </a:ln>
                    </pic:spPr>
                  </pic:pic>
                </a:graphicData>
              </a:graphic>
            </wp:inline>
          </w:drawing>
        </w:r>
        <w:r w:rsidRPr="005940F9" w:rsidDel="00D82345">
          <w:rPr>
            <w:rFonts w:ascii="Arial" w:eastAsia="Times New Roman" w:hAnsi="Arial" w:cs="Arial"/>
            <w:b/>
            <w:bCs/>
            <w:color w:val="000000"/>
            <w:sz w:val="22"/>
            <w:szCs w:val="22"/>
            <w:bdr w:val="none" w:sz="0" w:space="0" w:color="auto" w:frame="1"/>
          </w:rPr>
          <w:fldChar w:fldCharType="end"/>
        </w:r>
      </w:del>
      <w:ins w:id="7" w:author="Johnson, Silas G" w:date="2020-01-31T13:14:00Z">
        <w:r w:rsidR="00D82345">
          <w:rPr>
            <w:rFonts w:ascii="-webkit-standard" w:eastAsia="Times New Roman" w:hAnsi="-webkit-standard" w:cs="Times New Roman"/>
            <w:noProof/>
            <w:color w:val="000000"/>
          </w:rPr>
          <w:drawing>
            <wp:inline distT="0" distB="0" distL="0" distR="0" wp14:anchorId="12A7443C" wp14:editId="2FC37457">
              <wp:extent cx="5943600" cy="4462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31 at 1.14.4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62780"/>
                      </a:xfrm>
                      <a:prstGeom prst="rect">
                        <a:avLst/>
                      </a:prstGeom>
                    </pic:spPr>
                  </pic:pic>
                </a:graphicData>
              </a:graphic>
            </wp:inline>
          </w:drawing>
        </w:r>
      </w:ins>
    </w:p>
    <w:p w14:paraId="7D6E8787" w14:textId="3C658715" w:rsidR="005940F9" w:rsidRPr="005940F9" w:rsidRDefault="005940F9" w:rsidP="005940F9">
      <w:pPr>
        <w:spacing w:before="240" w:after="240" w:line="480" w:lineRule="auto"/>
        <w:jc w:val="center"/>
        <w:rPr>
          <w:rFonts w:ascii="-webkit-standard" w:eastAsia="Times New Roman" w:hAnsi="-webkit-standard" w:cs="Times New Roman"/>
          <w:color w:val="000000"/>
        </w:rPr>
      </w:pPr>
      <w:del w:id="8" w:author="Johnson, Silas G" w:date="2020-01-31T13:17:00Z">
        <w:r w:rsidRPr="005940F9" w:rsidDel="00D82345">
          <w:rPr>
            <w:rFonts w:ascii="Arial" w:eastAsia="Times New Roman" w:hAnsi="Arial" w:cs="Arial"/>
            <w:b/>
            <w:bCs/>
            <w:color w:val="000000"/>
            <w:sz w:val="22"/>
            <w:szCs w:val="22"/>
            <w:bdr w:val="none" w:sz="0" w:space="0" w:color="auto" w:frame="1"/>
          </w:rPr>
          <w:lastRenderedPageBreak/>
          <w:fldChar w:fldCharType="begin"/>
        </w:r>
        <w:r w:rsidRPr="005940F9" w:rsidDel="00D82345">
          <w:rPr>
            <w:rFonts w:ascii="Arial" w:eastAsia="Times New Roman" w:hAnsi="Arial" w:cs="Arial"/>
            <w:b/>
            <w:bCs/>
            <w:color w:val="000000"/>
            <w:sz w:val="22"/>
            <w:szCs w:val="22"/>
            <w:bdr w:val="none" w:sz="0" w:space="0" w:color="auto" w:frame="1"/>
          </w:rPr>
          <w:delInstrText xml:space="preserve"> INCLUDEPICTURE "https://lh6.googleusercontent.com/RoSPDceHl977PeZTLD8JyN91xYi2Cyzr6YD3XwcVov_TL5-Fp7B-ijUoKOV3A_yXbeIlDyTXEjndYMwZ0Puy8oRrXAiiOdjdGol08W-5hVDImT7nkANWHypXjlOXJGAnndu-5n4f" \* MERGEFORMATINET </w:delInstrText>
        </w:r>
        <w:r w:rsidRPr="005940F9" w:rsidDel="00D82345">
          <w:rPr>
            <w:rFonts w:ascii="Arial" w:eastAsia="Times New Roman" w:hAnsi="Arial" w:cs="Arial"/>
            <w:b/>
            <w:bCs/>
            <w:color w:val="000000"/>
            <w:sz w:val="22"/>
            <w:szCs w:val="22"/>
            <w:bdr w:val="none" w:sz="0" w:space="0" w:color="auto" w:frame="1"/>
          </w:rPr>
          <w:fldChar w:fldCharType="separate"/>
        </w:r>
        <w:r w:rsidRPr="005940F9" w:rsidDel="00D82345">
          <w:rPr>
            <w:rFonts w:ascii="Arial" w:eastAsia="Times New Roman" w:hAnsi="Arial" w:cs="Arial"/>
            <w:b/>
            <w:bCs/>
            <w:noProof/>
            <w:color w:val="000000"/>
            <w:sz w:val="22"/>
            <w:szCs w:val="22"/>
            <w:bdr w:val="none" w:sz="0" w:space="0" w:color="auto" w:frame="1"/>
          </w:rPr>
          <w:drawing>
            <wp:inline distT="0" distB="0" distL="0" distR="0" wp14:anchorId="4EEB307B" wp14:editId="6CB1A8AC">
              <wp:extent cx="5943600" cy="3165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65475"/>
                      </a:xfrm>
                      <a:prstGeom prst="rect">
                        <a:avLst/>
                      </a:prstGeom>
                      <a:noFill/>
                      <a:ln>
                        <a:noFill/>
                      </a:ln>
                    </pic:spPr>
                  </pic:pic>
                </a:graphicData>
              </a:graphic>
            </wp:inline>
          </w:drawing>
        </w:r>
        <w:r w:rsidRPr="005940F9" w:rsidDel="00D82345">
          <w:rPr>
            <w:rFonts w:ascii="Arial" w:eastAsia="Times New Roman" w:hAnsi="Arial" w:cs="Arial"/>
            <w:b/>
            <w:bCs/>
            <w:color w:val="000000"/>
            <w:sz w:val="22"/>
            <w:szCs w:val="22"/>
            <w:bdr w:val="none" w:sz="0" w:space="0" w:color="auto" w:frame="1"/>
          </w:rPr>
          <w:fldChar w:fldCharType="end"/>
        </w:r>
      </w:del>
      <w:ins w:id="9" w:author="Johnson, Silas G" w:date="2020-01-31T13:17:00Z">
        <w:r w:rsidR="00D82345">
          <w:rPr>
            <w:rFonts w:ascii="-webkit-standard" w:eastAsia="Times New Roman" w:hAnsi="-webkit-standard" w:cs="Times New Roman"/>
            <w:noProof/>
            <w:color w:val="000000"/>
          </w:rPr>
          <w:drawing>
            <wp:inline distT="0" distB="0" distL="0" distR="0" wp14:anchorId="1DFBF75D" wp14:editId="34189B93">
              <wp:extent cx="5943600" cy="4554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31 at 1.17.1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54855"/>
                      </a:xfrm>
                      <a:prstGeom prst="rect">
                        <a:avLst/>
                      </a:prstGeom>
                    </pic:spPr>
                  </pic:pic>
                </a:graphicData>
              </a:graphic>
            </wp:inline>
          </w:drawing>
        </w:r>
      </w:ins>
    </w:p>
    <w:p w14:paraId="1452499F" w14:textId="77777777" w:rsidR="005940F9" w:rsidRPr="005940F9" w:rsidRDefault="005940F9" w:rsidP="005940F9">
      <w:pPr>
        <w:rPr>
          <w:rFonts w:ascii="-webkit-standard" w:eastAsia="Times New Roman" w:hAnsi="-webkit-standard" w:cs="Times New Roman"/>
          <w:color w:val="000000"/>
        </w:rPr>
      </w:pPr>
    </w:p>
    <w:p w14:paraId="33DF0ABD" w14:textId="77777777" w:rsidR="005940F9" w:rsidRPr="005940F9" w:rsidRDefault="005940F9" w:rsidP="005940F9">
      <w:pPr>
        <w:spacing w:before="240" w:after="240" w:line="480" w:lineRule="auto"/>
        <w:jc w:val="both"/>
        <w:rPr>
          <w:rFonts w:ascii="-webkit-standard" w:eastAsia="Times New Roman" w:hAnsi="-webkit-standard" w:cs="Times New Roman"/>
          <w:color w:val="000000"/>
        </w:rPr>
      </w:pPr>
      <w:r w:rsidRPr="005940F9">
        <w:rPr>
          <w:rFonts w:ascii="Arial" w:eastAsia="Times New Roman" w:hAnsi="Arial" w:cs="Arial"/>
          <w:b/>
          <w:bCs/>
          <w:color w:val="000000"/>
          <w:sz w:val="22"/>
          <w:szCs w:val="22"/>
        </w:rPr>
        <w:t xml:space="preserve">Design Criteria:     </w:t>
      </w:r>
      <w:r w:rsidRPr="005940F9">
        <w:rPr>
          <w:rFonts w:ascii="Arial" w:eastAsia="Times New Roman" w:hAnsi="Arial" w:cs="Arial"/>
          <w:b/>
          <w:bCs/>
          <w:color w:val="000000"/>
          <w:sz w:val="22"/>
          <w:szCs w:val="22"/>
        </w:rPr>
        <w:tab/>
      </w:r>
      <w:r w:rsidRPr="005940F9">
        <w:rPr>
          <w:rFonts w:ascii="Arial" w:eastAsia="Times New Roman" w:hAnsi="Arial" w:cs="Arial"/>
          <w:color w:val="000000"/>
          <w:sz w:val="22"/>
          <w:szCs w:val="22"/>
        </w:rPr>
        <w:t>Design/research constraints based on the project/research statement can help narrow down the possible design/research options.  See assignment document for additional detail.  </w:t>
      </w:r>
    </w:p>
    <w:p w14:paraId="0EABD46C" w14:textId="77777777" w:rsidR="005940F9" w:rsidRPr="005940F9" w:rsidRDefault="005940F9" w:rsidP="005940F9">
      <w:pPr>
        <w:spacing w:before="240" w:after="240" w:line="480" w:lineRule="auto"/>
        <w:jc w:val="both"/>
        <w:rPr>
          <w:rFonts w:ascii="-webkit-standard" w:eastAsia="Times New Roman" w:hAnsi="-webkit-standard" w:cs="Times New Roman"/>
          <w:color w:val="000000"/>
        </w:rPr>
      </w:pPr>
      <w:r w:rsidRPr="005940F9">
        <w:rPr>
          <w:rFonts w:ascii="Arial" w:eastAsia="Times New Roman" w:hAnsi="Arial" w:cs="Arial"/>
          <w:color w:val="000000"/>
          <w:sz w:val="22"/>
          <w:szCs w:val="22"/>
        </w:rPr>
        <w:t>Design Criteria Includes:</w:t>
      </w:r>
    </w:p>
    <w:p w14:paraId="7100EBF4" w14:textId="77777777" w:rsidR="005940F9" w:rsidRPr="005940F9" w:rsidRDefault="005940F9" w:rsidP="005940F9">
      <w:pPr>
        <w:numPr>
          <w:ilvl w:val="0"/>
          <w:numId w:val="1"/>
        </w:numPr>
        <w:spacing w:before="240"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Low-weight, factors in with propulsion data.</w:t>
      </w:r>
    </w:p>
    <w:p w14:paraId="4B68DCBC" w14:textId="77777777" w:rsidR="005940F9" w:rsidRPr="005940F9" w:rsidRDefault="005940F9" w:rsidP="005940F9">
      <w:pPr>
        <w:numPr>
          <w:ilvl w:val="0"/>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Propulsion required to reach 10,000 feet for a given weight.</w:t>
      </w:r>
    </w:p>
    <w:p w14:paraId="10E9041F" w14:textId="77777777" w:rsidR="005940F9" w:rsidRPr="005940F9" w:rsidRDefault="005940F9" w:rsidP="005940F9">
      <w:pPr>
        <w:numPr>
          <w:ilvl w:val="1"/>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Points assigned based on proximity to this altitude. Points lost for going over 10K. </w:t>
      </w:r>
    </w:p>
    <w:p w14:paraId="564FDB59" w14:textId="77777777" w:rsidR="005940F9" w:rsidRPr="005940F9" w:rsidRDefault="005940F9" w:rsidP="005940F9">
      <w:pPr>
        <w:numPr>
          <w:ilvl w:val="0"/>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Naturally stable, non-toxic propellants.</w:t>
      </w:r>
    </w:p>
    <w:p w14:paraId="509EC71D" w14:textId="77777777" w:rsidR="005940F9" w:rsidRPr="005940F9" w:rsidRDefault="005940F9" w:rsidP="005940F9">
      <w:pPr>
        <w:numPr>
          <w:ilvl w:val="0"/>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lastRenderedPageBreak/>
        <w:t>Stable flight of the rocket, between 1 - 2 body calibers. </w:t>
      </w:r>
    </w:p>
    <w:p w14:paraId="76497EF2" w14:textId="77777777" w:rsidR="005940F9" w:rsidRPr="005940F9" w:rsidRDefault="005940F9" w:rsidP="005940F9">
      <w:pPr>
        <w:numPr>
          <w:ilvl w:val="0"/>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Adhere to all Spaceport America Cup Design Requirements.</w:t>
      </w:r>
    </w:p>
    <w:p w14:paraId="7C97FAD4" w14:textId="77777777" w:rsidR="005940F9" w:rsidRPr="005940F9" w:rsidRDefault="005940F9" w:rsidP="005940F9">
      <w:pPr>
        <w:numPr>
          <w:ilvl w:val="1"/>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 xml:space="preserve">Launch rail exit velocity </w:t>
      </w:r>
      <w:proofErr w:type="gramStart"/>
      <w:r w:rsidRPr="005940F9">
        <w:rPr>
          <w:rFonts w:ascii="Arial" w:eastAsia="Times New Roman" w:hAnsi="Arial" w:cs="Arial"/>
          <w:color w:val="000000"/>
          <w:sz w:val="22"/>
          <w:szCs w:val="22"/>
        </w:rPr>
        <w:t>( &gt;</w:t>
      </w:r>
      <w:proofErr w:type="gramEnd"/>
      <w:r w:rsidRPr="005940F9">
        <w:rPr>
          <w:rFonts w:ascii="Arial" w:eastAsia="Times New Roman" w:hAnsi="Arial" w:cs="Arial"/>
          <w:color w:val="000000"/>
          <w:sz w:val="22"/>
          <w:szCs w:val="22"/>
        </w:rPr>
        <w:t>50 m/s ).</w:t>
      </w:r>
    </w:p>
    <w:p w14:paraId="6D7E8D06" w14:textId="77777777" w:rsidR="005940F9" w:rsidRPr="005940F9" w:rsidRDefault="005940F9" w:rsidP="005940F9">
      <w:pPr>
        <w:numPr>
          <w:ilvl w:val="1"/>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Payload mass and volume requirements.</w:t>
      </w:r>
    </w:p>
    <w:p w14:paraId="2AF522AE" w14:textId="77777777" w:rsidR="005940F9" w:rsidRPr="005940F9" w:rsidRDefault="005940F9" w:rsidP="005940F9">
      <w:pPr>
        <w:numPr>
          <w:ilvl w:val="1"/>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Ground Test Demonstration of Recovery System.</w:t>
      </w:r>
    </w:p>
    <w:p w14:paraId="19403EA9" w14:textId="77777777" w:rsidR="005940F9" w:rsidRPr="005940F9" w:rsidRDefault="005940F9" w:rsidP="005940F9">
      <w:pPr>
        <w:numPr>
          <w:ilvl w:val="1"/>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...etc. see (</w:t>
      </w:r>
      <w:hyperlink r:id="rId11" w:history="1">
        <w:r w:rsidRPr="005940F9">
          <w:rPr>
            <w:rFonts w:ascii="Arial" w:eastAsia="Times New Roman" w:hAnsi="Arial" w:cs="Arial"/>
            <w:color w:val="1155CC"/>
            <w:sz w:val="22"/>
            <w:szCs w:val="22"/>
            <w:u w:val="single"/>
          </w:rPr>
          <w:t>http://www.soundingrocket.org/sa-cup-documents--forms.html</w:t>
        </w:r>
      </w:hyperlink>
      <w:r w:rsidRPr="005940F9">
        <w:rPr>
          <w:rFonts w:ascii="Arial" w:eastAsia="Times New Roman" w:hAnsi="Arial" w:cs="Arial"/>
          <w:color w:val="000000"/>
          <w:sz w:val="22"/>
          <w:szCs w:val="22"/>
        </w:rPr>
        <w:t>) for full details.</w:t>
      </w:r>
    </w:p>
    <w:p w14:paraId="50B09DE1" w14:textId="77777777" w:rsidR="005940F9" w:rsidRPr="005940F9" w:rsidRDefault="005940F9" w:rsidP="005940F9">
      <w:pPr>
        <w:numPr>
          <w:ilvl w:val="0"/>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Ensure the safety of all operators and bystanders during testing, launch and manufacturing.</w:t>
      </w:r>
    </w:p>
    <w:p w14:paraId="22A59B54" w14:textId="77777777" w:rsidR="005940F9" w:rsidRPr="005940F9" w:rsidRDefault="005940F9" w:rsidP="005940F9">
      <w:pPr>
        <w:numPr>
          <w:ilvl w:val="1"/>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Safety critical wiring.</w:t>
      </w:r>
    </w:p>
    <w:p w14:paraId="4644B025" w14:textId="77777777" w:rsidR="005940F9" w:rsidRPr="005940F9" w:rsidRDefault="005940F9" w:rsidP="005940F9">
      <w:pPr>
        <w:numPr>
          <w:ilvl w:val="1"/>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Redundant Electronics including separate power supply if primary system fails.</w:t>
      </w:r>
    </w:p>
    <w:p w14:paraId="542651FC" w14:textId="77777777" w:rsidR="005940F9" w:rsidRPr="005940F9" w:rsidRDefault="005940F9" w:rsidP="005940F9">
      <w:pPr>
        <w:numPr>
          <w:ilvl w:val="1"/>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Pressure testing of combustion chamber (achieve FOS of 2).</w:t>
      </w:r>
    </w:p>
    <w:p w14:paraId="5D240284" w14:textId="77777777" w:rsidR="005940F9" w:rsidRPr="005940F9" w:rsidRDefault="005940F9" w:rsidP="005940F9">
      <w:pPr>
        <w:numPr>
          <w:ilvl w:val="1"/>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Stability of rocket body in flight is stipulated.</w:t>
      </w:r>
    </w:p>
    <w:p w14:paraId="49817737" w14:textId="77777777" w:rsidR="005940F9" w:rsidRPr="005940F9" w:rsidRDefault="005940F9" w:rsidP="005940F9">
      <w:pPr>
        <w:numPr>
          <w:ilvl w:val="1"/>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Ability to empty oxidizer tank without passing through combustion chamber.</w:t>
      </w:r>
    </w:p>
    <w:p w14:paraId="06C75D17" w14:textId="3C22EF56" w:rsidR="005940F9" w:rsidRPr="005940F9" w:rsidRDefault="005940F9" w:rsidP="005940F9">
      <w:pPr>
        <w:numPr>
          <w:ilvl w:val="1"/>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Two-factor arming of the vehicle ignition and all energetic (</w:t>
      </w:r>
      <w:proofErr w:type="spellStart"/>
      <w:r w:rsidRPr="005940F9">
        <w:rPr>
          <w:rFonts w:ascii="Arial" w:eastAsia="Times New Roman" w:hAnsi="Arial" w:cs="Arial"/>
          <w:color w:val="000000"/>
          <w:sz w:val="22"/>
          <w:szCs w:val="22"/>
        </w:rPr>
        <w:t>blackpowder</w:t>
      </w:r>
      <w:proofErr w:type="spellEnd"/>
      <w:r w:rsidRPr="005940F9">
        <w:rPr>
          <w:rFonts w:ascii="Arial" w:eastAsia="Times New Roman" w:hAnsi="Arial" w:cs="Arial"/>
          <w:color w:val="000000"/>
          <w:sz w:val="22"/>
          <w:szCs w:val="22"/>
        </w:rPr>
        <w:t>,</w:t>
      </w:r>
      <w:ins w:id="10" w:author="Johnson, Silas G" w:date="2020-01-31T13:26:00Z">
        <w:r w:rsidR="003A5991">
          <w:rPr>
            <w:rFonts w:ascii="Arial" w:eastAsia="Times New Roman" w:hAnsi="Arial" w:cs="Arial"/>
            <w:color w:val="000000"/>
            <w:sz w:val="22"/>
            <w:szCs w:val="22"/>
          </w:rPr>
          <w:t xml:space="preserve"> </w:t>
        </w:r>
      </w:ins>
      <w:bookmarkStart w:id="11" w:name="_GoBack"/>
      <w:bookmarkEnd w:id="11"/>
      <w:del w:id="12" w:author="Johnson, Silas G" w:date="2020-01-31T13:26:00Z">
        <w:r w:rsidRPr="005940F9" w:rsidDel="003A5991">
          <w:rPr>
            <w:rFonts w:ascii="Arial" w:eastAsia="Times New Roman" w:hAnsi="Arial" w:cs="Arial"/>
            <w:color w:val="000000"/>
            <w:sz w:val="22"/>
            <w:szCs w:val="22"/>
          </w:rPr>
          <w:delText xml:space="preserve"> </w:delText>
        </w:r>
      </w:del>
      <w:proofErr w:type="spellStart"/>
      <w:r w:rsidRPr="005940F9">
        <w:rPr>
          <w:rFonts w:ascii="Arial" w:eastAsia="Times New Roman" w:hAnsi="Arial" w:cs="Arial"/>
          <w:color w:val="000000"/>
          <w:sz w:val="22"/>
          <w:szCs w:val="22"/>
        </w:rPr>
        <w:t>etc</w:t>
      </w:r>
      <w:proofErr w:type="spellEnd"/>
      <w:r w:rsidRPr="005940F9">
        <w:rPr>
          <w:rFonts w:ascii="Arial" w:eastAsia="Times New Roman" w:hAnsi="Arial" w:cs="Arial"/>
          <w:color w:val="000000"/>
          <w:sz w:val="22"/>
          <w:szCs w:val="22"/>
        </w:rPr>
        <w:t>) devices.</w:t>
      </w:r>
    </w:p>
    <w:p w14:paraId="294AE23F" w14:textId="77777777" w:rsidR="005940F9" w:rsidRPr="005940F9" w:rsidRDefault="005940F9" w:rsidP="005940F9">
      <w:pPr>
        <w:numPr>
          <w:ilvl w:val="0"/>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Adhere to all legal aspects of rocket launch, testing and design.</w:t>
      </w:r>
    </w:p>
    <w:p w14:paraId="38D648C7" w14:textId="77777777" w:rsidR="005940F9" w:rsidRPr="005940F9" w:rsidRDefault="005940F9" w:rsidP="005940F9">
      <w:pPr>
        <w:numPr>
          <w:ilvl w:val="1"/>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Specific approval required to utilize thrust vectoring modifications.</w:t>
      </w:r>
    </w:p>
    <w:p w14:paraId="0FB2D57C" w14:textId="77777777" w:rsidR="005940F9" w:rsidRPr="005940F9" w:rsidRDefault="005940F9" w:rsidP="005940F9">
      <w:pPr>
        <w:numPr>
          <w:ilvl w:val="0"/>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Adhere to the strict timeline set out by the Spaceport America Cup.</w:t>
      </w:r>
    </w:p>
    <w:p w14:paraId="5AB4ABB2" w14:textId="77777777" w:rsidR="005940F9" w:rsidRPr="005940F9" w:rsidRDefault="005940F9" w:rsidP="005940F9">
      <w:pPr>
        <w:numPr>
          <w:ilvl w:val="0"/>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Ability to consistently retrieve the rocket and payload post-launch.</w:t>
      </w:r>
    </w:p>
    <w:p w14:paraId="602BA799" w14:textId="77777777" w:rsidR="005940F9" w:rsidRPr="005940F9" w:rsidRDefault="005940F9" w:rsidP="005940F9">
      <w:pPr>
        <w:numPr>
          <w:ilvl w:val="0"/>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Rocket is fully operational before May 2020 and able to launch at Spaceport America in New Mexico in June 2020. </w:t>
      </w:r>
    </w:p>
    <w:p w14:paraId="05C993EB" w14:textId="77777777" w:rsidR="005940F9" w:rsidRPr="005940F9" w:rsidRDefault="005940F9" w:rsidP="005940F9">
      <w:pPr>
        <w:numPr>
          <w:ilvl w:val="1"/>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Must be able to operate in the conditions of the New Mexico desert in June. </w:t>
      </w:r>
    </w:p>
    <w:p w14:paraId="213C511A" w14:textId="77777777" w:rsidR="005940F9" w:rsidRPr="005940F9" w:rsidRDefault="005940F9" w:rsidP="005940F9">
      <w:pPr>
        <w:numPr>
          <w:ilvl w:val="0"/>
          <w:numId w:val="1"/>
        </w:numPr>
        <w:spacing w:line="480" w:lineRule="auto"/>
        <w:jc w:val="both"/>
        <w:textAlignment w:val="baseline"/>
        <w:rPr>
          <w:rFonts w:ascii="Arial" w:eastAsia="Times New Roman" w:hAnsi="Arial" w:cs="Arial"/>
          <w:color w:val="000000"/>
          <w:sz w:val="22"/>
          <w:szCs w:val="22"/>
        </w:rPr>
      </w:pPr>
      <w:r w:rsidRPr="005940F9">
        <w:rPr>
          <w:rFonts w:ascii="Arial" w:eastAsia="Times New Roman" w:hAnsi="Arial" w:cs="Arial"/>
          <w:color w:val="000000"/>
          <w:sz w:val="22"/>
          <w:szCs w:val="22"/>
        </w:rPr>
        <w:t>Keep costs reasonable, fundraising required. </w:t>
      </w:r>
    </w:p>
    <w:p w14:paraId="5A0DD57D" w14:textId="7FD3F64E" w:rsidR="003A5991" w:rsidRDefault="005940F9" w:rsidP="003A5991">
      <w:pPr>
        <w:numPr>
          <w:ilvl w:val="0"/>
          <w:numId w:val="1"/>
        </w:numPr>
        <w:spacing w:after="240" w:line="480" w:lineRule="auto"/>
        <w:jc w:val="both"/>
        <w:textAlignment w:val="baseline"/>
        <w:rPr>
          <w:ins w:id="13" w:author="Johnson, Silas G" w:date="2020-01-31T13:20:00Z"/>
          <w:rFonts w:ascii="Arial" w:eastAsia="Times New Roman" w:hAnsi="Arial" w:cs="Arial"/>
          <w:color w:val="000000"/>
          <w:sz w:val="22"/>
          <w:szCs w:val="22"/>
        </w:rPr>
      </w:pPr>
      <w:r w:rsidRPr="005940F9">
        <w:rPr>
          <w:rFonts w:ascii="Arial" w:eastAsia="Times New Roman" w:hAnsi="Arial" w:cs="Arial"/>
          <w:color w:val="000000"/>
          <w:sz w:val="22"/>
          <w:szCs w:val="22"/>
        </w:rPr>
        <w:t>Design and manufacture for the continuation of the project onto next year’s team</w:t>
      </w:r>
    </w:p>
    <w:p w14:paraId="019D1044" w14:textId="6597DE2D" w:rsidR="003A5991" w:rsidRDefault="003A5991" w:rsidP="003A5991">
      <w:pPr>
        <w:spacing w:after="240" w:line="480" w:lineRule="auto"/>
        <w:jc w:val="both"/>
        <w:textAlignment w:val="baseline"/>
        <w:rPr>
          <w:ins w:id="14" w:author="Johnson, Silas G" w:date="2020-01-31T13:21:00Z"/>
          <w:rFonts w:ascii="Arial" w:eastAsia="Times New Roman" w:hAnsi="Arial" w:cs="Arial"/>
          <w:b/>
          <w:bCs/>
          <w:color w:val="000000"/>
          <w:sz w:val="22"/>
          <w:szCs w:val="22"/>
        </w:rPr>
      </w:pPr>
      <w:ins w:id="15" w:author="Johnson, Silas G" w:date="2020-01-31T13:21:00Z">
        <w:r>
          <w:rPr>
            <w:rFonts w:ascii="Arial" w:eastAsia="Times New Roman" w:hAnsi="Arial" w:cs="Arial"/>
            <w:b/>
            <w:bCs/>
            <w:color w:val="000000"/>
            <w:sz w:val="22"/>
            <w:szCs w:val="22"/>
          </w:rPr>
          <w:lastRenderedPageBreak/>
          <w:t xml:space="preserve">Scope Changes </w:t>
        </w:r>
      </w:ins>
    </w:p>
    <w:p w14:paraId="0E3349F4" w14:textId="63A44F4A" w:rsidR="003A5991" w:rsidRDefault="003A5991" w:rsidP="003A5991">
      <w:pPr>
        <w:pStyle w:val="ListParagraph"/>
        <w:numPr>
          <w:ilvl w:val="0"/>
          <w:numId w:val="2"/>
        </w:numPr>
        <w:spacing w:after="240" w:line="480" w:lineRule="auto"/>
        <w:jc w:val="both"/>
        <w:textAlignment w:val="baseline"/>
        <w:rPr>
          <w:ins w:id="16" w:author="Johnson, Silas G" w:date="2020-01-31T13:21:00Z"/>
          <w:rFonts w:ascii="Arial" w:eastAsia="Times New Roman" w:hAnsi="Arial" w:cs="Arial"/>
          <w:color w:val="000000"/>
          <w:sz w:val="22"/>
          <w:szCs w:val="22"/>
        </w:rPr>
      </w:pPr>
      <w:ins w:id="17" w:author="Johnson, Silas G" w:date="2020-01-31T13:21:00Z">
        <w:r>
          <w:rPr>
            <w:rFonts w:ascii="Arial" w:eastAsia="Times New Roman" w:hAnsi="Arial" w:cs="Arial"/>
            <w:color w:val="000000"/>
            <w:sz w:val="22"/>
            <w:szCs w:val="22"/>
          </w:rPr>
          <w:t xml:space="preserve">The airframe shell will no longer be composite, it will be cardboard to fit a standard size. </w:t>
        </w:r>
      </w:ins>
    </w:p>
    <w:p w14:paraId="3182BF4C" w14:textId="6D956619" w:rsidR="003A5991" w:rsidRDefault="003A5991" w:rsidP="003A5991">
      <w:pPr>
        <w:pStyle w:val="ListParagraph"/>
        <w:numPr>
          <w:ilvl w:val="0"/>
          <w:numId w:val="2"/>
        </w:numPr>
        <w:spacing w:after="240" w:line="480" w:lineRule="auto"/>
        <w:jc w:val="both"/>
        <w:textAlignment w:val="baseline"/>
        <w:rPr>
          <w:ins w:id="18" w:author="Johnson, Silas G" w:date="2020-01-31T13:22:00Z"/>
          <w:rFonts w:ascii="Arial" w:eastAsia="Times New Roman" w:hAnsi="Arial" w:cs="Arial"/>
          <w:color w:val="000000"/>
          <w:sz w:val="22"/>
          <w:szCs w:val="22"/>
        </w:rPr>
      </w:pPr>
      <w:ins w:id="19" w:author="Johnson, Silas G" w:date="2020-01-31T13:21:00Z">
        <w:r>
          <w:rPr>
            <w:rFonts w:ascii="Arial" w:eastAsia="Times New Roman" w:hAnsi="Arial" w:cs="Arial"/>
            <w:color w:val="000000"/>
            <w:sz w:val="22"/>
            <w:szCs w:val="22"/>
          </w:rPr>
          <w:t>The research payload will no longer be deployable, it will be a simple sensor in the payloa</w:t>
        </w:r>
      </w:ins>
      <w:ins w:id="20" w:author="Johnson, Silas G" w:date="2020-01-31T13:22:00Z">
        <w:r>
          <w:rPr>
            <w:rFonts w:ascii="Arial" w:eastAsia="Times New Roman" w:hAnsi="Arial" w:cs="Arial"/>
            <w:color w:val="000000"/>
            <w:sz w:val="22"/>
            <w:szCs w:val="22"/>
          </w:rPr>
          <w:t>d bay.</w:t>
        </w:r>
      </w:ins>
    </w:p>
    <w:p w14:paraId="177AC498" w14:textId="0078E041" w:rsidR="003A5991" w:rsidRDefault="003A5991" w:rsidP="003A5991">
      <w:pPr>
        <w:pStyle w:val="ListParagraph"/>
        <w:numPr>
          <w:ilvl w:val="0"/>
          <w:numId w:val="2"/>
        </w:numPr>
        <w:spacing w:after="240" w:line="480" w:lineRule="auto"/>
        <w:jc w:val="both"/>
        <w:textAlignment w:val="baseline"/>
        <w:rPr>
          <w:ins w:id="21" w:author="Johnson, Silas G" w:date="2020-01-31T13:23:00Z"/>
          <w:rFonts w:ascii="Arial" w:eastAsia="Times New Roman" w:hAnsi="Arial" w:cs="Arial"/>
          <w:color w:val="000000"/>
          <w:sz w:val="22"/>
          <w:szCs w:val="22"/>
        </w:rPr>
      </w:pPr>
      <w:ins w:id="22" w:author="Johnson, Silas G" w:date="2020-01-31T13:22:00Z">
        <w:r>
          <w:rPr>
            <w:rFonts w:ascii="Arial" w:eastAsia="Times New Roman" w:hAnsi="Arial" w:cs="Arial"/>
            <w:color w:val="000000"/>
            <w:sz w:val="22"/>
            <w:szCs w:val="22"/>
          </w:rPr>
          <w:t xml:space="preserve">Changes to leadership structure, Zach </w:t>
        </w:r>
        <w:proofErr w:type="spellStart"/>
        <w:r>
          <w:rPr>
            <w:rFonts w:ascii="Arial" w:eastAsia="Times New Roman" w:hAnsi="Arial" w:cs="Arial"/>
            <w:color w:val="000000"/>
            <w:sz w:val="22"/>
            <w:szCs w:val="22"/>
          </w:rPr>
          <w:t>Raboin</w:t>
        </w:r>
        <w:proofErr w:type="spellEnd"/>
        <w:r>
          <w:rPr>
            <w:rFonts w:ascii="Arial" w:eastAsia="Times New Roman" w:hAnsi="Arial" w:cs="Arial"/>
            <w:color w:val="000000"/>
            <w:sz w:val="22"/>
            <w:szCs w:val="22"/>
          </w:rPr>
          <w:t xml:space="preserve"> is now propulsion lead, Carly </w:t>
        </w:r>
        <w:proofErr w:type="spellStart"/>
        <w:r>
          <w:rPr>
            <w:rFonts w:ascii="Arial" w:eastAsia="Times New Roman" w:hAnsi="Arial" w:cs="Arial"/>
            <w:color w:val="000000"/>
            <w:sz w:val="22"/>
            <w:szCs w:val="22"/>
          </w:rPr>
          <w:t>Benik</w:t>
        </w:r>
        <w:proofErr w:type="spellEnd"/>
        <w:r>
          <w:rPr>
            <w:rFonts w:ascii="Arial" w:eastAsia="Times New Roman" w:hAnsi="Arial" w:cs="Arial"/>
            <w:color w:val="000000"/>
            <w:sz w:val="22"/>
            <w:szCs w:val="22"/>
          </w:rPr>
          <w:t xml:space="preserve"> is on the Avionics team and Ross </w:t>
        </w:r>
        <w:proofErr w:type="spellStart"/>
        <w:r>
          <w:rPr>
            <w:rFonts w:ascii="Arial" w:eastAsia="Times New Roman" w:hAnsi="Arial" w:cs="Arial"/>
            <w:color w:val="000000"/>
            <w:sz w:val="22"/>
            <w:szCs w:val="22"/>
          </w:rPr>
          <w:t>Thyne</w:t>
        </w:r>
        <w:proofErr w:type="spellEnd"/>
        <w:r>
          <w:rPr>
            <w:rFonts w:ascii="Arial" w:eastAsia="Times New Roman" w:hAnsi="Arial" w:cs="Arial"/>
            <w:color w:val="000000"/>
            <w:sz w:val="22"/>
            <w:szCs w:val="22"/>
          </w:rPr>
          <w:t xml:space="preserve"> is no longer part of the team</w:t>
        </w:r>
      </w:ins>
      <w:ins w:id="23" w:author="Johnson, Silas G" w:date="2020-01-31T13:23:00Z">
        <w:r>
          <w:rPr>
            <w:rFonts w:ascii="Arial" w:eastAsia="Times New Roman" w:hAnsi="Arial" w:cs="Arial"/>
            <w:color w:val="000000"/>
            <w:sz w:val="22"/>
            <w:szCs w:val="22"/>
          </w:rPr>
          <w:t>.</w:t>
        </w:r>
      </w:ins>
    </w:p>
    <w:p w14:paraId="383FBF42" w14:textId="21E43425" w:rsidR="003A5991" w:rsidRPr="003A5991" w:rsidRDefault="003A5991" w:rsidP="003A5991">
      <w:pPr>
        <w:pStyle w:val="ListParagraph"/>
        <w:numPr>
          <w:ilvl w:val="0"/>
          <w:numId w:val="2"/>
        </w:numPr>
        <w:spacing w:after="240" w:line="480" w:lineRule="auto"/>
        <w:jc w:val="both"/>
        <w:textAlignment w:val="baseline"/>
        <w:rPr>
          <w:rFonts w:ascii="Arial" w:eastAsia="Times New Roman" w:hAnsi="Arial" w:cs="Arial"/>
          <w:color w:val="000000"/>
          <w:sz w:val="22"/>
          <w:szCs w:val="22"/>
          <w:rPrChange w:id="24" w:author="Johnson, Silas G" w:date="2020-01-31T13:21:00Z">
            <w:rPr/>
          </w:rPrChange>
        </w:rPr>
        <w:pPrChange w:id="25" w:author="Johnson, Silas G" w:date="2020-01-31T13:21:00Z">
          <w:pPr>
            <w:numPr>
              <w:numId w:val="1"/>
            </w:numPr>
            <w:tabs>
              <w:tab w:val="num" w:pos="720"/>
            </w:tabs>
            <w:spacing w:after="240" w:line="480" w:lineRule="auto"/>
            <w:ind w:left="720" w:hanging="360"/>
            <w:jc w:val="both"/>
            <w:textAlignment w:val="baseline"/>
          </w:pPr>
        </w:pPrChange>
      </w:pPr>
      <w:ins w:id="26" w:author="Johnson, Silas G" w:date="2020-01-31T13:23:00Z">
        <w:r>
          <w:rPr>
            <w:rFonts w:ascii="Arial" w:eastAsia="Times New Roman" w:hAnsi="Arial" w:cs="Arial"/>
            <w:color w:val="000000"/>
            <w:sz w:val="22"/>
            <w:szCs w:val="22"/>
          </w:rPr>
          <w:t xml:space="preserve">Project design requirements have all remained the same. </w:t>
        </w:r>
      </w:ins>
    </w:p>
    <w:p w14:paraId="75C4E258" w14:textId="77777777" w:rsidR="005940F9" w:rsidRPr="005940F9" w:rsidRDefault="005940F9" w:rsidP="005940F9">
      <w:pPr>
        <w:spacing w:after="240"/>
        <w:rPr>
          <w:rFonts w:ascii="Times New Roman" w:eastAsia="Times New Roman" w:hAnsi="Times New Roman" w:cs="Times New Roman"/>
        </w:rPr>
      </w:pPr>
    </w:p>
    <w:p w14:paraId="0DD5C56C" w14:textId="77777777" w:rsidR="00C86BAB" w:rsidRDefault="00C86BAB"/>
    <w:sectPr w:rsidR="00C86BAB" w:rsidSect="00574D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webkit-standard">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143470"/>
    <w:multiLevelType w:val="multilevel"/>
    <w:tmpl w:val="B06C9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A847F8"/>
    <w:multiLevelType w:val="hybridMultilevel"/>
    <w:tmpl w:val="5A3E8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son, Silas G">
    <w15:presenceInfo w15:providerId="AD" w15:userId="S::sgj1001@wildcats.unh.edu::e038cca1-18c2-46d5-9299-c5fe754ab8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0F9"/>
    <w:rsid w:val="00295699"/>
    <w:rsid w:val="003A5991"/>
    <w:rsid w:val="00574DA6"/>
    <w:rsid w:val="005940F9"/>
    <w:rsid w:val="009D75EB"/>
    <w:rsid w:val="00C86BAB"/>
    <w:rsid w:val="00D82345"/>
    <w:rsid w:val="00ED6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3DFD2"/>
  <w15:chartTrackingRefBased/>
  <w15:docId w15:val="{DC832298-97B9-814F-931E-0321708CA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40F9"/>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5940F9"/>
  </w:style>
  <w:style w:type="character" w:styleId="Hyperlink">
    <w:name w:val="Hyperlink"/>
    <w:basedOn w:val="DefaultParagraphFont"/>
    <w:uiPriority w:val="99"/>
    <w:unhideWhenUsed/>
    <w:rsid w:val="005940F9"/>
    <w:rPr>
      <w:color w:val="0000FF"/>
      <w:u w:val="single"/>
    </w:rPr>
  </w:style>
  <w:style w:type="character" w:styleId="UnresolvedMention">
    <w:name w:val="Unresolved Mention"/>
    <w:basedOn w:val="DefaultParagraphFont"/>
    <w:uiPriority w:val="99"/>
    <w:semiHidden/>
    <w:unhideWhenUsed/>
    <w:rsid w:val="005940F9"/>
    <w:rPr>
      <w:color w:val="605E5C"/>
      <w:shd w:val="clear" w:color="auto" w:fill="E1DFDD"/>
    </w:rPr>
  </w:style>
  <w:style w:type="paragraph" w:styleId="BalloonText">
    <w:name w:val="Balloon Text"/>
    <w:basedOn w:val="Normal"/>
    <w:link w:val="BalloonTextChar"/>
    <w:uiPriority w:val="99"/>
    <w:semiHidden/>
    <w:unhideWhenUsed/>
    <w:rsid w:val="00ED6AF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D6AF7"/>
    <w:rPr>
      <w:rFonts w:ascii="Times New Roman" w:hAnsi="Times New Roman" w:cs="Times New Roman"/>
      <w:sz w:val="18"/>
      <w:szCs w:val="18"/>
    </w:rPr>
  </w:style>
  <w:style w:type="paragraph" w:styleId="ListParagraph">
    <w:name w:val="List Paragraph"/>
    <w:basedOn w:val="Normal"/>
    <w:uiPriority w:val="34"/>
    <w:qFormat/>
    <w:rsid w:val="003A59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2763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Todd.Gross@unh.edu" TargetMode="External"/><Relationship Id="rId11" Type="http://schemas.openxmlformats.org/officeDocument/2006/relationships/hyperlink" Target="http://www.soundingrocket.org/sa-cup-documents--forms.html" TargetMode="Externa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E3903-01CB-DA41-8E85-C93A6E856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601</Words>
  <Characters>3431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Silas G</dc:creator>
  <cp:keywords/>
  <dc:description/>
  <cp:lastModifiedBy>Johnson, Silas G</cp:lastModifiedBy>
  <cp:revision>2</cp:revision>
  <dcterms:created xsi:type="dcterms:W3CDTF">2020-01-31T18:27:00Z</dcterms:created>
  <dcterms:modified xsi:type="dcterms:W3CDTF">2020-01-31T18:27:00Z</dcterms:modified>
</cp:coreProperties>
</file>